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standalone="yes"?><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w:body><w:p><w:pPr><w:pStyle w:val="Title"/></w:pPr><w:r><w:t xml:space="preserve">Cell Biology — Study Guide</w:t></w:r></w:p><w:p><w:pPr><w:pStyle w:val="Heading1"/></w:pPr><w:r><w:t xml:space="preserve">1. The cell membrane</w:t></w:r></w:p><w:p><w:pPr><w:jc w:val="both"/><w:spacing w:after="160" w:line="276" w:lineRule="auto"/></w:pPr><w:r><w:t xml:space="preserve">The membrane is a </w:t></w:r><w:r><w:rPr><w:b/></w:rPr><w:t xml:space="preserve">phospholipid bilayer</w:t></w:r><w:r><w:t xml:space="preserve"> with </w:t></w:r><w:r><w:rPr><w:i/></w:rPr><w:t xml:space="preserve">embedded proteins</w:t></w:r><w:r><w:t xml:space="preserve">. It is </w:t></w:r><w:r><w:rPr><w:u w:val="single"/></w:rPr><w:t xml:space="preserve">selectively permeable</w:t></w:r><w:r><w:t xml:space="preserve">, meaning </w:t></w:r><w:r><w:rPr><w:highlight w:val="yellow"/></w:rPr><w:t xml:space="preserve">some substances</w:t></w:r><w:r><w:t xml:space="preserve"> cross freely while </w:t></w:r><w:r><w:rPr><w:color w:val="C00000"/></w:rPr><w:t xml:space="preserve">others</w:t></w:r><w:r><w:t xml:space="preserve"> need transport proteins. Water molecules (H</w:t></w:r><w:r><w:rPr><w:vertAlign w:val="subscript"/></w:rPr><w:t xml:space="preserve">2</w:t></w:r><w:r><w:t xml:space="preserve">O) move by osmosis; area scales as r</w:t></w:r><w:r><w:rPr><w:vertAlign w:val="superscript"/></w:rPr><w:t xml:space="preserve">2</w:t></w:r><w:r><w:t xml:space="preserve">.</w:t></w:r><w:r><w:rPr><w:vertAlign w:val="superscript"/></w:rPr><w:footnoteReference w:id="1"/></w:r></w:p><w:p><w:pPr><w:spacing w:before="120"/></w:pPr><w:r><w:t xml:space="preserve">Key transport mechanisms:</w:t></w:r></w:p><w:p><w:pPr><w:pStyle w:val="ListParagraph"/><w:numPr><w:ilvl w:val="0"/><w:numId w:val="1"/></w:numPr></w:pPr><w:r><w:t xml:space="preserve">Simple diffusion</w:t></w:r></w:p><w:p><w:pPr><w:pStyle w:val="ListParagraph"/><w:numPr><w:ilvl w:val="0"/><w:numId w:val="1"/></w:numPr></w:pPr><w:r><w:t xml:space="preserve">Facilitated diffusion</w:t></w:r></w:p><w:p><w:pPr><w:pStyle w:val="ListParagraph"/><w:numPr><w:ilvl w:val="0"/><w:numId w:val="1"/></w:numPr></w:pPr><w:r><w:t xml:space="preserve">Active transport (uses ATP)</w:t></w:r></w:p><w:p><w:pPr><w:pStyle w:val="ListParagraph"/><w:numPr><w:ilvl w:val="1"/><w:numId w:val="1"/></w:numPr></w:pPr><w:r><w:t xml:space="preserve">Endocytosis and exocytosis</w:t></w:r></w:p><w:p><w:pPr><w:spacing w:before="120"/></w:pPr><w:r><w:t xml:space="preserve">Steps of the sodium-potassium pump:</w:t></w:r></w:p><w:p><w:pPr><w:numPr><w:ilvl w:val="0"/><w:numId w:val="2"/></w:numPr></w:pPr><w:r><w:t xml:space="preserve">3 Na+ bind inside</w:t></w:r></w:p><w:p><w:pPr><w:numPr><w:ilvl w:val="0"/><w:numId w:val="2"/></w:numPr></w:pPr><w:r><w:t xml:space="preserve">ATP is hydrolysed</w:t></w:r></w:p><w:p><w:pPr><w:numPr><w:ilvl w:val="0"/><w:numId w:val="2"/></w:numPr></w:pPr><w:r><w:t xml:space="preserve">Pump changes shape</w:t></w:r></w:p><w:p><w:pPr><w:numPr><w:ilvl w:val="0"/><w:numId w:val="2"/></w:numPr></w:pPr><w:r><w:t xml:space="preserve">2 K+ bind outside</w:t></w:r></w:p><w:p><w:r><w:t xml:space="preserve">Term</w:t></w:r><w:r><w:tab/></w:r><w:r><w:t xml:space="preserve">Definition (tab separated)</w:t></w:r></w:p><w:p><w:pPr><w:jc w:val="center"/></w:pPr><w:r><w:rPr><w:rFonts w:ascii="Courier New" w:hAnsi="Courier New"/></w:rPr><w:t xml:space="preserve">Centred paragraph in Courier</w:t></w:r></w:p><w:p><w:pPr><w:jc w:val="right"/></w:pPr><w:r><w:rPr><w:sz w:val="28"/><w:strike/></w:rPr><w:t xml:space="preserve">Right aligned, 14pt, strike</w:t></w:r></w:p><w:p><w:hyperlink r:id="rIdLink"><w:r><w:rPr><w:rStyle w:val="Hyperlink"/></w:rPr><w:t xml:space="preserve">Khan Academy: membranes</w:t></w:r></w:hyperlink></w:p><w:p><w:pPr><w:ind w:left="720" w:right="720" w:hanging="360"/></w:pPr><w:r><w:t xml:space="preserve">Indented quote with a hanging first line that wraps across multiple lines to show the hanging indent working properly in the converter.</w:t></w:r></w:p><w:tbl><w:tblPr><w:tblStyle w:val="TableGrid"/><w:tblW w:w="0" w:type="auto"/><w:tblBorders><w:top w:val="single" w:sz="4"/><w:left w:val="single" w:sz="4"/><w:bottom w:val="single" w:sz="4"/><w:right w:val="single" w:sz="4"/><w:insideH w:val="single" w:sz="4"/><w:insideV w:val="single" w:sz="4"/></w:tblBorders></w:tblPr><w:tblGrid><w:gridCol w:w="2400"/><w:gridCol w:w="3600"/><w:gridCol w:w="3000"/></w:tblGrid><w:tr><w:tc><w:tcPr><w:shd w:val="clear" w:color="auto" w:fill="DCE3F5"/></w:tcPr><w:p><w:r><w:rPr><w:b/></w:rPr><w:t xml:space="preserve">Organelle</w:t></w:r></w:p></w:tc><w:tc><w:tcPr><w:shd w:val="clear" w:color="auto" w:fill="DCE3F5"/></w:tcPr><w:p><w:r><w:rPr><w:b/></w:rPr><w:t xml:space="preserve">Function</w:t></w:r></w:p></w:tc><w:tc><w:tcPr><w:shd w:val="clear" w:color="auto" w:fill="DCE3F5"/></w:tcPr><w:p><w:r><w:rPr><w:b/></w:rPr><w:t xml:space="preserve">Found in</w:t></w:r></w:p></w:tc></w:tr><w:tr><w:tc><w:p><w:r><w:t xml:space="preserve">Nucleus</w:t></w:r></w:p></w:tc><w:tc><w:p><w:r><w:t xml:space="preserve">Holds DNA</w:t></w:r></w:p></w:tc><w:tc><w:p><w:r><w:t xml:space="preserve">Plants & animals</w:t></w:r></w:p></w:tc></w:tr><w:tr><w:tc><w:p><w:r><w:t xml:space="preserve">Chloroplast</w:t></w:r></w:p></w:tc><w:tc><w:p><w:r><w:t xml:space="preserve">Photosynthesis</w:t></w:r></w:p></w:tc><w:tc><w:p><w:r><w:t xml:space="preserve">Plants</w:t></w:r></w:p></w:tc></w:tr><w:tr><w:tc><w:p><w:r><w:t xml:space="preserve">Mitochondrion</w:t></w:r></w:p></w:tc><w:tc><w:p><w:r><w:t xml:space="preserve">Respiration (ATP)</w:t></w:r></w:p></w:tc><w:tc><w:p><w:r><w:t xml:space="preserve">Plants & animals</w:t></w:r></w:p></w:tc></w:tr><w:tr><w:tc><w:tcPr><w:gridSpan w:val="3"/></w:tcPr><w:p><w:pPr><w:jc w:val="center"/></w:pPr><w:r><w:t xml:space="preserve">Merged row spanning all three columns</w:t></w:r></w:p></w:tc></w:tr></w:tbl><w:p><w:pPr><w:jc w:val="center"/></w:pPr><w:r><w:drawing><wp:inline><wp:extent cx="3048000" cy="1524000"/><wp:docPr id="1" name="Picture 1"/><a:graphic><a:graphicData uri="http://schemas.openxmlformats.org/drawingml/2006/picture"><pic:pic><pic:nvPicPr><pic:cNvPr id="1" name="diagram.png"/><pic:cNvPicPr/></pic:nvPicPr><pic:blipFill><a:blip r:embed="rIdImg"/><a:stretch><a:fillRect/></a:stretch></pic:blipFill><pic:spPr><a:xfrm><a:off x="0" y="0"/><a:ext cx="3048000" cy="1524000"/></a:xfrm><a:prstGeom prst="rect"/></pic:spPr></pic:pic></a:graphicData></a:graphic></wp:inline></w:drawing></w:r></w:p><w:p><w:pPr><w:jc w:val="center"/></w:pPr><w:r><w:rPr><w:i/></w:rPr><w:t xml:space="preserve">Figure 1: a simple diagram</w:t></w:r></w:p><w:p><w:r><w:br w:type="page"/></w:r></w:p><w:p><w:pPr><w:pStyle w:val="Heading1"/></w:pPr><w:r><w:t xml:space="preserve">2. Cell division</w:t></w:r></w:p><w:p><w:pPr><w:pStyle w:val="Heading2"/></w:pPr><w:r><w:t xml:space="preserve">2.1 Mitosis</w:t></w:r></w:p><w:p><w:pPr><w:spacing w:after="120"/></w:pPr><w:r><w:t xml:space="preserve">(1) Photosynthesis converts light energy into chemical energy stored in glucose. In the light-dependent reactions, water is split and oxygen is released, while ATP and NADPH are produced. The Calvin cycle then uses these to fix carbon dioxide into sugars. Factors such as light intensity, temperature and CO2 concentration limit the overall rate. </w:t></w:r></w:p><w:p><w:pPr><w:spacing w:after="120"/></w:pPr><w:r><w:t xml:space="preserve">(2) Photosynthesis converts light energy into chemical energy stored in glucose. In the light-dependent reactions, water is split and oxygen is released, while ATP and NADPH are produced. The Calvin cycle then uses these to fix carbon dioxide into sugars. Factors such as light intensity, temperature and CO2 concentration limit the overall rate. </w:t></w:r></w:p><w:p><w:pPr><w:spacing w:after="120"/></w:pPr><w:r><w:t xml:space="preserve">(3) Photosynthesis converts light energy into chemical energy stored in glucose. In the light-dependent reactions, water is split and oxygen is released, while ATP and NADPH are produced. The Calvin cycle then uses these to fix carbon dioxide into sugars. Factors such as light intensity, temperature and CO2 concentration limit the overall rate. </w:t></w:r></w:p><w:p><w:pPr><w:spacing w:after="120"/></w:pPr><w:r><w:t xml:space="preserve">(4) Photosynthesis converts light energy into chemical energy stored in glucose. In the light-dependent reactions, water is split and oxygen is released, while ATP and NADPH are produced. The Calvin cycle then uses these to fix carbon dioxide into sugars. Factors such as light intensity, temperature and CO2 concentration limit the overall rate. </w:t></w:r></w:p><w:p><w:pPr><w:spacing w:after="120"/></w:pPr><w:r><w:t xml:space="preserve">(5) Photosynthesis converts light energy into chemical energy stored in glucose. In the light-dependent reactions, water is split and oxygen is released, while ATP and NADPH are produced. The Calvin cycle then uses these to fix carbon dioxide into sugars. Factors such as light intensity, temperature and CO2 concentration limit the overall rate. </w:t></w:r></w:p><w:p><w:pPr><w:spacing w:after="120"/></w:pPr><w:r><w:t xml:space="preserve">(6) Photosynthesis converts light energy into chemical energy stored in glucose. In the light-dependent reactions, water is split and oxygen is released, while ATP and NADPH are produced. The Calvin cycle then uses these to fix carbon dioxide into sugars. Factors such as light intensity, temperature and CO2 concentration limit the overall rate. </w:t></w:r></w:p><w:p><w:pPr><w:spacing w:after="120"/></w:pPr><w:r><w:t xml:space="preserve">(7) Photosynthesis converts light energy into chemical energy stored in glucose. In the light-dependent reactions, water is split and oxygen is released, while ATP and NADPH are produced. The Calvin cycle then uses these to fix carbon dioxide into sugars. Factors such as light intensity, temperature and CO2 concentration limit the overall rate. </w:t></w:r></w:p><w:p><w:pPr><w:spacing w:after="120"/></w:pPr><w:r><w:t xml:space="preserve">(8) Photosynthesis converts light energy into chemical energy stored in glucose. In the light-dependent reactions, water is split and oxygen is released, while ATP and NADPH are produced. The Calvin cycle then uses these to fix carbon dioxide into sugars. Factors such as light intensity, temperature and CO2 concentration limit the overall rate. </w:t></w:r></w:p><w:p><w:pPr><w:spacing w:after="120"/></w:pPr><w:r><w:t xml:space="preserve">(9) Photosynthesis converts light energy into chemical energy stored in glucose. In the light-dependent reactions, water is split and oxygen is released, while ATP and NADPH are produced. The Calvin cycle then uses these to fix carbon dioxide into sugars. Factors such as light intensity, temperature and CO2 concentration limit the overall rate. </w:t></w:r></w:p><w:p><w:pPr><w:spacing w:after="120"/></w:pPr><w:r><w:t xml:space="preserve">(10) Photosynthesis converts light energy into chemical energy stored in glucose. In the light-dependent reactions, water is split and oxygen is released, while ATP and NADPH are produced. The Calvin cycle then uses these to fix carbon dioxide into sugars. Factors such as light intensity, temperature and CO2 concentration limit the overall rate. </w:t></w:r></w:p><w:p><w:pPr><w:spacing w:after="120"/></w:pPr><w:r><w:t xml:space="preserve">(11) Photosynthesis converts light energy into chemical energy stored in glucose. In the light-dependent reactions, water is split and oxygen is released, while ATP and NADPH are produced. The Calvin cycle then uses these to fix carbon dioxide into sugars. Factors such as light intensity, temperature and CO2 concentration limit the overall rate. </w:t></w:r></w:p><w:p><w:pPr><w:spacing w:after="120"/></w:pPr><w:r><w:t xml:space="preserve">(12) Photosynthesis converts light energy into chemical energy stored in glucose. In the light-dependent reactions, water is split and oxygen is released, while ATP and NADPH are produced. The Calvin cycle then uses these to fix carbon dioxide into sugars. Factors such as light intensity, temperature and CO2 concentration limit the overall rate. </w:t></w:r></w:p><w:p><w:pPr><w:spacing w:after="120"/></w:pPr><w:r><w:t xml:space="preserve">(13) Photosynthesis converts light energy into chemical energy stored in glucose. In the light-dependent reactions, water is split and oxygen is released, while ATP and NADPH are produced. The Calvin cycle then uses these to fix carbon dioxide into sugars. Factors such as light intensity, temperature and CO2 concentration limit the overall rate. </w:t></w:r></w:p><w:p><w:pPr><w:spacing w:after="120"/></w:pPr><w:r><w:t xml:space="preserve">(14) Photosynthesis converts light energy into chemical energy stored in glucose. In the light-dependent reactions, water is split and oxygen is released, while ATP and NADPH are produced. The Calvin cycle then uses these to fix carbon dioxide into sugars. Factors such as light intensity, temperature and CO2 concentration limit the overall rate. </w:t></w:r></w:p><w:p><w:r><w:t xml:space="preserve">Deleted text should not appear: </w:t></w:r><w:del w:id="9" w:author="x"><w:r><w:delText>GONE</w:delText></w:r></w:del><w:ins w:id="10" w:author="x"><w:r><w:t xml:space="preserve">inserted text should appear.</w:t></w:r></w:ins></w:p><w:sectPr><w:pgSz w:w="11906" w:h="16838"/><w:pgMar w:top="1440" w:right="1440" w:bottom="1440" w:left="1440" w:header="708" w:footer="708" w:gutter="0"/></w:sectPr></w:body></w:document>
</file>

<file path=word/footnotes.xml><?xml version="1.0" encoding="UTF-8" standalone="yes"?>
<w:footnot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w:footnote w:type="separator" w:id="-1"><w:p><w:r><w:separator/></w:r></w:p></w:footnote>
<w:footnote w:type="continuationSeparator" w:id="0"><w:p><w:r><w:continuationSeparator/></w:r></w:p></w:footnote>
<w:footnote w:id="1"><w:p><w:r><w:rPr><w:vertAlign w:val="superscript"/></w:rPr><w:footnoteRef/></w:r><w:r><w:t xml:space="preserve"> Singer & Nicolson, fluid mosaic model (1972).</w:t></w:r></w:p></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w:abstractNum w:abstractNumId="0">
    <w:lvl w:ilvl="0">
      <w:start w:val="1"/>
      <w:numFmt w:val="bullet"/>
      <w:lvlText w:val="•"/>
      <w:pPr>
        <w:ind w:left="720" w:hanging="360"/>
      </w:pPr>
    </w:lvl>
    <w:lvl w:ilvl="1">
      <w:start w:val="1"/>
      <w:numFmt w:val="bullet"/>
      <w:lvlText w:val="o"/>
      <w:pPr>
        <w:ind w:left="1440" w:hanging="360"/>
      </w:pPr>
    </w:lvl>
  </w:abstractNum>
  <w:abstractNum w:abstractNumId="1">
    <w:lvl w:ilvl="0">
      <w:start w:val="1"/>
      <w:numFmt w:val="decimal"/>
      <w:lvlText w:val="%1."/>
      <w:pPr>
        <w:ind w:left="720" w:hanging="360"/>
      </w:pPr>
    </w:lvl>
    <w:lvl w:ilvl="1">
      <w:start w:val="1"/>
      <w:numFmt w:val="lowerLetter"/>
      <w:lvlText w:val="%2)"/>
      <w:pPr>
        <w:ind w:left="1440" w:hanging="360"/>
      </w:pPr>
    </w:lvl>
  </w:abstractNum>
  <w:num w:numId="1">
    <w:abstractNumId w:val="0"/>
  </w:num>
  <w:num w:numId="2">
    <w:abstractNumId w:val="1"/>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w:docDefaults>
    <w:rPrDefault>
      <w:rPr>
        <w:rFonts w:ascii="Calibri" w:hAnsi="Calibri"/>
        <w:sz w:val="22"/>
      </w:rPr>
    </w:rPrDefault>
    <w:pPrDefault>
      <w:pPr>
        <w:spacing w:after="160" w:line="259" w:lineRule="auto"/>
      </w:pPr>
    </w:pPrDefault>
  </w:docDefaults>
  <w:style w:type="paragraph" w:default="1" w:styleId="Normal">
    <w:name w:val="Normal"/>
  </w:style>
  <w:style w:type="paragraph" w:styleId="Title">
    <w:name w:val="Title"/>
    <w:basedOn w:val="Normal"/>
    <w:pPr>
      <w:spacing w:after="240"/>
    </w:pPr>
    <w:rPr>
      <w:sz w:val="52"/>
      <w:color w:val="1F3864"/>
    </w:rPr>
  </w:style>
  <w:style w:type="paragraph" w:styleId="Heading1">
    <w:name w:val="heading 1"/>
    <w:basedOn w:val="Normal"/>
    <w:pPr>
      <w:keepNext/>
      <w:spacing w:before="240" w:after="80"/>
      <w:outlineLvl w:val="0"/>
    </w:pPr>
    <w:rPr>
      <w:b/>
      <w:sz w:val="32"/>
      <w:color w:val="2F5496"/>
    </w:rPr>
  </w:style>
  <w:style w:type="paragraph" w:styleId="Heading2">
    <w:name w:val="heading 2"/>
    <w:basedOn w:val="Heading1"/>
    <w:pPr>
      <w:outlineLvl w:val="1"/>
    </w:pPr>
    <w:rPr>
      <w:sz w:val="26"/>
    </w:rPr>
  </w:style>
  <w:style w:type="paragraph" w:styleId="ListParagraph">
    <w:name w:val="List Paragraph"/>
    <w:basedOn w:val="Normal"/>
    <w:pPr>
      <w:ind w:left="720"/>
      <w:contextualSpacing/>
    </w:pPr>
  </w:style>
  <w:style w:type="character" w:styleId="Hyperlink">
    <w:name w:val="Hyperlink"/>
    <w:rPr>
      <w:color w:val="0563C1"/>
      <w:u w:val="single"/>
    </w:rPr>
  </w:style>
  <w:style w:type="table" w:styleId="TableGrid">
    <w:name w:val="Table Grid"/>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 Type="http://schemas.openxmlformats.org/officeDocument/2006/relationships/numbering" Target="numbering.xml"/>
<Relationship Id="rIdFoot" Type="http://schemas.openxmlformats.org/officeDocument/2006/relationships/footnotes" Target="footnotes.xml"/>
<Relationship Id="rIdImg" Type="http://schemas.openxmlformats.org/officeDocument/2006/relationships/image" Target="media/image1.png"/>
<Relationship Id="rIdLink" Type="http://schemas.openxmlformats.org/officeDocument/2006/relationships/hyperlink" Target="https://www.khanacademy.org" TargetMode="External"/>
</Relationships>
</file>